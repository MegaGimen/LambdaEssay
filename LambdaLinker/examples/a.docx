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97DB4" w14:textId="75DC2A24" w:rsidR="00CE66FC" w:rsidRDefault="00CE66FC" w:rsidP="00CE66FC">
      <w:pPr>
        <w:pStyle w:val="2"/>
        <w:jc w:val="center"/>
      </w:pPr>
      <w:r>
        <w:rPr>
          <w:rFonts w:hint="eastAsia"/>
        </w:rPr>
        <w:t>关于解决低光照下目标检测问题的一些想法</w:t>
      </w:r>
    </w:p>
    <w:p w14:paraId="3AB828E6" w14:textId="77777777" w:rsidR="00CE66FC" w:rsidRDefault="00CE66FC" w:rsidP="00CE66FC"/>
    <w:p w14:paraId="36E05F3E" w14:textId="77777777" w:rsidR="00DC2367" w:rsidRPr="00DC2367" w:rsidRDefault="00DC2367" w:rsidP="00DC2367">
      <w:pPr>
        <w:rPr>
          <w:ins w:id="0" w:author="LuoLi" w:date="2026-01-29T12:52:00Z"/>
        </w:rPr>
      </w:pPr>
      <w:ins w:id="1" w:author="LuoLi" w:date="2026-01-29T12:52:00Z">
        <w:r w:rsidRPr="00DC2367">
          <w:t>现在的目标检测算法（像 YOLO 系列或者 R-CNN 那些）在光线好的时候表现都不错，但是在白天能跑得很好的模型，一旦到了晚上或者光线很暗的地方，效果就变差了。</w:t>
        </w:r>
        <w:commentRangeStart w:id="2"/>
        <w:r w:rsidRPr="00DC2367">
          <w:t>主要原因是图片太黑，很多特征看不清楚，而且我们发现单纯把图片调亮也不行，</w:t>
        </w:r>
        <w:proofErr w:type="gramStart"/>
        <w:r w:rsidRPr="00DC2367">
          <w:t>噪点会</w:t>
        </w:r>
        <w:proofErr w:type="gramEnd"/>
        <w:r w:rsidRPr="00DC2367">
          <w:t>变得很大，导致模型识别不到物体，或者把背景看成了物体。</w:t>
        </w:r>
      </w:ins>
      <w:commentRangeEnd w:id="2"/>
      <w:ins w:id="3" w:author="LuoLi" w:date="2026-01-29T12:53:00Z">
        <w:r>
          <w:rPr>
            <w:rStyle w:val="a3"/>
          </w:rPr>
          <w:commentReference w:id="2"/>
        </w:r>
      </w:ins>
    </w:p>
    <w:p w14:paraId="58B297C7" w14:textId="77777777" w:rsidR="00DC2367" w:rsidRPr="00DC2367" w:rsidRDefault="00DC2367" w:rsidP="00DC2367">
      <w:pPr>
        <w:rPr>
          <w:ins w:id="4" w:author="LuoLi" w:date="2026-01-29T12:52:00Z"/>
        </w:rPr>
      </w:pPr>
      <w:ins w:id="5" w:author="LuoLi" w:date="2026-01-29T12:52:00Z">
        <w:r w:rsidRPr="00DC2367">
          <w:t>针对这个问题，我们想了一个新办法，叫强度域校准（Intensity Domain Calibration）。这其实就是在把图片送进检测网络之前，先调整一下它的像素强度分布，</w:t>
        </w:r>
        <w:commentRangeStart w:id="6"/>
        <w:r w:rsidRPr="00DC2367">
          <w:t>有点像</w:t>
        </w:r>
        <w:proofErr w:type="gramStart"/>
        <w:r w:rsidRPr="00DC2367">
          <w:t>给图片</w:t>
        </w:r>
        <w:proofErr w:type="gramEnd"/>
        <w:r w:rsidRPr="00DC2367">
          <w:t>做了一个自适应的“美颜”，把暗部的细节像拉曲线一样拉出来。</w:t>
        </w:r>
      </w:ins>
      <w:commentRangeEnd w:id="6"/>
      <w:ins w:id="7" w:author="LuoLi" w:date="2026-01-29T12:53:00Z">
        <w:r>
          <w:rPr>
            <w:rStyle w:val="a3"/>
          </w:rPr>
          <w:commentReference w:id="6"/>
        </w:r>
      </w:ins>
      <w:ins w:id="8" w:author="LuoLi" w:date="2026-01-29T12:52:00Z">
        <w:r w:rsidRPr="00DC2367">
          <w:t>我们在几个数据集上试了一下，发现用了这个方法后，检测准确率确实提高了，而且比之前那个类似的方法（比如 Zero-DCE）要好一些。</w:t>
        </w:r>
      </w:ins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2238"/>
        <w:gridCol w:w="1443"/>
      </w:tblGrid>
      <w:tr w:rsidR="00B63703" w:rsidRPr="00B63703" w14:paraId="10BC309E" w14:textId="77777777" w:rsidTr="00B63703">
        <w:trPr>
          <w:tblHeader/>
          <w:tblCellSpacing w:w="15" w:type="dxa"/>
          <w:ins w:id="9" w:author="LuoLi" w:date="2026-01-29T12:49:00Z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D72F5" w14:textId="77777777" w:rsidR="00B63703" w:rsidRPr="00B63703" w:rsidRDefault="00B63703" w:rsidP="00B63703">
            <w:pPr>
              <w:rPr>
                <w:ins w:id="10" w:author="LuoLi" w:date="2026-01-29T12:49:00Z"/>
              </w:rPr>
            </w:pPr>
            <w:ins w:id="11" w:author="LuoLi" w:date="2026-01-29T12:49:00Z">
              <w:r w:rsidRPr="00B63703">
                <w:rPr>
                  <w:b/>
                  <w:bCs/>
                </w:rPr>
                <w:t>方法名字</w:t>
              </w:r>
            </w:ins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02C00" w14:textId="77777777" w:rsidR="00B63703" w:rsidRPr="00B63703" w:rsidRDefault="00B63703" w:rsidP="00B63703">
            <w:pPr>
              <w:rPr>
                <w:ins w:id="12" w:author="LuoLi" w:date="2026-01-29T12:49:00Z"/>
              </w:rPr>
            </w:pPr>
            <w:proofErr w:type="spellStart"/>
            <w:ins w:id="13" w:author="LuoLi" w:date="2026-01-29T12:49:00Z">
              <w:r w:rsidRPr="00B63703">
                <w:rPr>
                  <w:b/>
                  <w:bCs/>
                </w:rPr>
                <w:t>ExDark</w:t>
              </w:r>
              <w:proofErr w:type="spellEnd"/>
              <w:r w:rsidRPr="00B63703">
                <w:rPr>
                  <w:b/>
                  <w:bCs/>
                </w:rPr>
                <w:t xml:space="preserve"> 数据集得分</w:t>
              </w:r>
            </w:ins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AD61" w14:textId="77777777" w:rsidR="00B63703" w:rsidRPr="00B63703" w:rsidRDefault="00B63703" w:rsidP="00B63703">
            <w:pPr>
              <w:rPr>
                <w:ins w:id="14" w:author="LuoLi" w:date="2026-01-29T12:49:00Z"/>
              </w:rPr>
            </w:pPr>
            <w:ins w:id="15" w:author="LuoLi" w:date="2026-01-29T12:49:00Z">
              <w:r w:rsidRPr="00B63703">
                <w:rPr>
                  <w:b/>
                  <w:bCs/>
                </w:rPr>
                <w:t>速度 (FPS)</w:t>
              </w:r>
            </w:ins>
          </w:p>
        </w:tc>
      </w:tr>
      <w:tr w:rsidR="00B63703" w:rsidRPr="00B63703" w14:paraId="7110DDD1" w14:textId="77777777" w:rsidTr="00B63703">
        <w:trPr>
          <w:tblCellSpacing w:w="15" w:type="dxa"/>
          <w:ins w:id="16" w:author="LuoLi" w:date="2026-01-29T12:49:00Z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1E7BB" w14:textId="77777777" w:rsidR="00B63703" w:rsidRPr="00B63703" w:rsidRDefault="00B63703" w:rsidP="00B63703">
            <w:pPr>
              <w:rPr>
                <w:ins w:id="17" w:author="LuoLi" w:date="2026-01-29T12:49:00Z"/>
              </w:rPr>
            </w:pPr>
            <w:ins w:id="18" w:author="LuoLi" w:date="2026-01-29T12:49:00Z">
              <w:r w:rsidRPr="00B63703">
                <w:t>原始 Baseline</w:t>
              </w:r>
            </w:ins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3AB9A" w14:textId="77777777" w:rsidR="00B63703" w:rsidRPr="00B63703" w:rsidRDefault="00B63703" w:rsidP="00B63703">
            <w:pPr>
              <w:rPr>
                <w:ins w:id="19" w:author="LuoLi" w:date="2026-01-29T12:49:00Z"/>
              </w:rPr>
            </w:pPr>
            <w:ins w:id="20" w:author="LuoLi" w:date="2026-01-29T12:49:00Z">
              <w:r w:rsidRPr="00B63703">
                <w:t>30.5%</w:t>
              </w:r>
            </w:ins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B1566" w14:textId="77777777" w:rsidR="00B63703" w:rsidRPr="00B63703" w:rsidRDefault="00B63703" w:rsidP="00B63703">
            <w:pPr>
              <w:rPr>
                <w:ins w:id="21" w:author="LuoLi" w:date="2026-01-29T12:49:00Z"/>
              </w:rPr>
            </w:pPr>
            <w:ins w:id="22" w:author="LuoLi" w:date="2026-01-29T12:49:00Z">
              <w:r w:rsidRPr="00B63703">
                <w:t>45</w:t>
              </w:r>
            </w:ins>
          </w:p>
        </w:tc>
      </w:tr>
      <w:tr w:rsidR="00B63703" w:rsidRPr="00B63703" w14:paraId="7BEB2F6B" w14:textId="77777777" w:rsidTr="00B63703">
        <w:trPr>
          <w:tblCellSpacing w:w="15" w:type="dxa"/>
          <w:ins w:id="23" w:author="LuoLi" w:date="2026-01-29T12:49:00Z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A8D31" w14:textId="77777777" w:rsidR="00B63703" w:rsidRPr="00B63703" w:rsidRDefault="00B63703" w:rsidP="00B63703">
            <w:pPr>
              <w:rPr>
                <w:ins w:id="24" w:author="LuoLi" w:date="2026-01-29T12:49:00Z"/>
              </w:rPr>
            </w:pPr>
            <w:ins w:id="25" w:author="LuoLi" w:date="2026-01-29T12:49:00Z">
              <w:r w:rsidRPr="00B63703">
                <w:t>对比方法 (Zero-DCE)</w:t>
              </w:r>
            </w:ins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76ACB" w14:textId="77777777" w:rsidR="00B63703" w:rsidRPr="00B63703" w:rsidRDefault="00B63703" w:rsidP="00B63703">
            <w:pPr>
              <w:rPr>
                <w:ins w:id="26" w:author="LuoLi" w:date="2026-01-29T12:49:00Z"/>
              </w:rPr>
            </w:pPr>
            <w:ins w:id="27" w:author="LuoLi" w:date="2026-01-29T12:49:00Z">
              <w:r w:rsidRPr="00B63703">
                <w:t>32.2%</w:t>
              </w:r>
            </w:ins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8A6FE" w14:textId="77777777" w:rsidR="00B63703" w:rsidRPr="00B63703" w:rsidRDefault="00B63703" w:rsidP="00B63703">
            <w:pPr>
              <w:rPr>
                <w:ins w:id="28" w:author="LuoLi" w:date="2026-01-29T12:49:00Z"/>
              </w:rPr>
            </w:pPr>
            <w:ins w:id="29" w:author="LuoLi" w:date="2026-01-29T12:49:00Z">
              <w:r w:rsidRPr="00B63703">
                <w:t>30</w:t>
              </w:r>
            </w:ins>
          </w:p>
        </w:tc>
      </w:tr>
      <w:tr w:rsidR="00B63703" w:rsidRPr="00B63703" w14:paraId="14BC065B" w14:textId="77777777" w:rsidTr="00B63703">
        <w:trPr>
          <w:tblCellSpacing w:w="15" w:type="dxa"/>
          <w:ins w:id="30" w:author="LuoLi" w:date="2026-01-29T12:49:00Z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71136" w14:textId="77777777" w:rsidR="00B63703" w:rsidRPr="00B63703" w:rsidRDefault="00B63703" w:rsidP="00B63703">
            <w:pPr>
              <w:rPr>
                <w:ins w:id="31" w:author="LuoLi" w:date="2026-01-29T12:49:00Z"/>
              </w:rPr>
            </w:pPr>
            <w:ins w:id="32" w:author="LuoLi" w:date="2026-01-29T12:49:00Z">
              <w:r w:rsidRPr="00B63703">
                <w:rPr>
                  <w:b/>
                  <w:bCs/>
                </w:rPr>
                <w:t>我们的方法</w:t>
              </w:r>
            </w:ins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C097A" w14:textId="77777777" w:rsidR="00B63703" w:rsidRPr="00B63703" w:rsidRDefault="00B63703" w:rsidP="00B63703">
            <w:pPr>
              <w:rPr>
                <w:ins w:id="33" w:author="LuoLi" w:date="2026-01-29T12:49:00Z"/>
              </w:rPr>
            </w:pPr>
            <w:ins w:id="34" w:author="LuoLi" w:date="2026-01-29T12:49:00Z">
              <w:r w:rsidRPr="00B63703">
                <w:rPr>
                  <w:b/>
                  <w:bCs/>
                </w:rPr>
                <w:t>34.8%</w:t>
              </w:r>
            </w:ins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46464" w14:textId="77777777" w:rsidR="00B63703" w:rsidRPr="00B63703" w:rsidRDefault="00B63703" w:rsidP="00B63703">
            <w:pPr>
              <w:rPr>
                <w:ins w:id="35" w:author="LuoLi" w:date="2026-01-29T12:49:00Z"/>
              </w:rPr>
            </w:pPr>
            <w:ins w:id="36" w:author="LuoLi" w:date="2026-01-29T12:49:00Z">
              <w:r w:rsidRPr="00B63703">
                <w:rPr>
                  <w:b/>
                  <w:bCs/>
                </w:rPr>
                <w:t>42</w:t>
              </w:r>
            </w:ins>
          </w:p>
        </w:tc>
      </w:tr>
    </w:tbl>
    <w:p w14:paraId="2C2B53A3" w14:textId="77777777" w:rsidR="00634A0B" w:rsidRDefault="00634A0B" w:rsidP="00CE66FC">
      <w:pPr>
        <w:rPr>
          <w:ins w:id="37" w:author="LuoLi" w:date="2026-01-29T12:45:00Z"/>
        </w:rPr>
      </w:pPr>
    </w:p>
    <w:p w14:paraId="67DE527F" w14:textId="7CE5B3CE" w:rsidR="00261735" w:rsidRDefault="00DC2367" w:rsidP="00CE66FC">
      <w:commentRangeStart w:id="38"/>
      <w:ins w:id="39" w:author="LuoLi" w:date="2026-01-29T12:52:00Z">
        <w:r w:rsidRPr="00DC2367">
          <w:rPr>
            <w:rFonts w:hint="eastAsia"/>
          </w:rPr>
          <w:t>虽然我们的速度比原始版本慢了一丢</w:t>
        </w:r>
        <w:proofErr w:type="gramStart"/>
        <w:r w:rsidRPr="00DC2367">
          <w:rPr>
            <w:rFonts w:hint="eastAsia"/>
          </w:rPr>
          <w:t>丢</w:t>
        </w:r>
        <w:commentRangeEnd w:id="38"/>
        <w:proofErr w:type="gramEnd"/>
        <w:r>
          <w:rPr>
            <w:rStyle w:val="a3"/>
          </w:rPr>
          <w:commentReference w:id="38"/>
        </w:r>
        <w:r w:rsidRPr="00DC2367">
          <w:rPr>
            <w:rFonts w:hint="eastAsia"/>
          </w:rPr>
          <w:t>（少了</w:t>
        </w:r>
        <w:r w:rsidRPr="00DC2367">
          <w:t>3帧），但是比 Zero-DCE 快多了。我们觉得这个方法很有用，能解决实际问题，下一步我们打算把这个东西部署到那种夜视监控摄像头上去试试，感觉应该挺有搞头的。</w:t>
        </w:r>
      </w:ins>
    </w:p>
    <w:sectPr w:rsidR="002617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LuoLi" w:date="2026-01-29T12:53:00Z" w:initials="L">
    <w:p w14:paraId="09757BC6" w14:textId="7F799865" w:rsidR="00DC2367" w:rsidRDefault="00DC2367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分析不够深入</w:t>
      </w:r>
    </w:p>
  </w:comment>
  <w:comment w:id="6" w:author="LuoLi" w:date="2026-01-29T12:53:00Z" w:initials="L">
    <w:p w14:paraId="45D4F558" w14:textId="2B5F7E1A" w:rsidR="00DC2367" w:rsidRDefault="00DC2367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增加叙述细节</w:t>
      </w:r>
    </w:p>
  </w:comment>
  <w:comment w:id="38" w:author="LuoLi" w:date="2026-01-29T12:52:00Z" w:initials="L">
    <w:p w14:paraId="132FF27B" w14:textId="18671673" w:rsidR="00DC2367" w:rsidRDefault="00DC2367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太过口语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9757BC6" w15:done="0"/>
  <w15:commentEx w15:paraId="45D4F558" w15:done="0"/>
  <w15:commentEx w15:paraId="132FF2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5D6DE" w16cex:dateUtc="2026-01-29T04:53:00Z"/>
  <w16cex:commentExtensible w16cex:durableId="2D25D6CB" w16cex:dateUtc="2026-01-29T04:53:00Z"/>
  <w16cex:commentExtensible w16cex:durableId="2D25D6AB" w16cex:dateUtc="2026-01-29T04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9757BC6" w16cid:durableId="2D25D6DE"/>
  <w16cid:commentId w16cid:paraId="45D4F558" w16cid:durableId="2D25D6CB"/>
  <w16cid:commentId w16cid:paraId="132FF27B" w16cid:durableId="2D25D6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AD4FA" w14:textId="77777777" w:rsidR="00586813" w:rsidRDefault="00586813" w:rsidP="00DC2367">
      <w:r>
        <w:separator/>
      </w:r>
    </w:p>
  </w:endnote>
  <w:endnote w:type="continuationSeparator" w:id="0">
    <w:p w14:paraId="7B72BEAD" w14:textId="77777777" w:rsidR="00586813" w:rsidRDefault="00586813" w:rsidP="00DC2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B2FEB" w14:textId="77777777" w:rsidR="00586813" w:rsidRDefault="00586813" w:rsidP="00DC2367">
      <w:r>
        <w:separator/>
      </w:r>
    </w:p>
  </w:footnote>
  <w:footnote w:type="continuationSeparator" w:id="0">
    <w:p w14:paraId="37C755AA" w14:textId="77777777" w:rsidR="00586813" w:rsidRDefault="00586813" w:rsidP="00DC2367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oLi">
    <w15:presenceInfo w15:providerId="None" w15:userId="LuoL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FC"/>
    <w:rsid w:val="00261735"/>
    <w:rsid w:val="00546008"/>
    <w:rsid w:val="00586813"/>
    <w:rsid w:val="00634A0B"/>
    <w:rsid w:val="00B63703"/>
    <w:rsid w:val="00CE66FC"/>
    <w:rsid w:val="00DC2367"/>
    <w:rsid w:val="00F8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1F86A6"/>
  <w15:chartTrackingRefBased/>
  <w15:docId w15:val="{8B9FCBFC-4685-485D-BD75-C85E4306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E66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E66F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annotation reference"/>
    <w:basedOn w:val="a0"/>
    <w:uiPriority w:val="99"/>
    <w:semiHidden/>
    <w:unhideWhenUsed/>
    <w:rsid w:val="00546008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546008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546008"/>
  </w:style>
  <w:style w:type="paragraph" w:styleId="a6">
    <w:name w:val="annotation subject"/>
    <w:basedOn w:val="a4"/>
    <w:next w:val="a4"/>
    <w:link w:val="a7"/>
    <w:uiPriority w:val="99"/>
    <w:semiHidden/>
    <w:unhideWhenUsed/>
    <w:rsid w:val="00546008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546008"/>
    <w:rPr>
      <w:b/>
      <w:bCs/>
    </w:rPr>
  </w:style>
  <w:style w:type="table" w:styleId="a8">
    <w:name w:val="Table Grid"/>
    <w:basedOn w:val="a1"/>
    <w:uiPriority w:val="39"/>
    <w:rsid w:val="0063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C23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DC2367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DC23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DC23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2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LuoLi</dc:creator>
  <cp:keywords/>
  <dc:description/>
  <cp:lastModifiedBy>LuoLi</cp:lastModifiedBy>
  <cp:revision>5</cp:revision>
  <dcterms:created xsi:type="dcterms:W3CDTF">2026-01-28T07:57:00Z</dcterms:created>
  <dcterms:modified xsi:type="dcterms:W3CDTF">2026-01-29T04:54:00Z</dcterms:modified>
</cp:coreProperties>
</file>